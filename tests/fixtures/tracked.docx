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Tracked Changes Document</w:t>
      </w:r>
    </w:p>
    <w:bookmarkStart w:id="9" w:name="revisions"/>
    <w:p>
      <w:pPr>
        <w:pStyle w:val="Heading1"/>
      </w:pPr>
      <w:r>
        <w:t xml:space="preserve">Revisions</w:t>
      </w:r>
    </w:p>
    <w:p>
      <w:pPr>
        <w:pStyle w:val="FirstParagraph"/>
      </w:pPr>
      <w:r>
        <w:t xml:space="preserve">This sentence is unchanged.</w:t>
      </w:r>
      <w:r>
        <w:t xml:space="preserve"> </w:t>
      </w:r>
      <w:ins w:id="1" w:author="Reviewer" w:date="2026-09-01T10:00:00Z">
        <w:r>
          <w:t xml:space="preserve">This text was inserted</w:t>
        </w:r>
      </w:ins>
      <w:r>
        <w:t xml:space="preserve"> </w:t>
      </w:r>
      <w:r>
        <w:t xml:space="preserve">and</w:t>
      </w:r>
      <w:r>
        <w:t xml:space="preserve"> </w:t>
      </w:r>
      <w:del w:id="1" w:author="Reviewer" w:date="2026-09-01T10:00:00Z">
        <w:r>
          <w:delText xml:space="preserve">this text was deleted</w:delText>
        </w:r>
      </w:del>
      <w:r>
        <w:t xml:space="preserve"> </w:t>
      </w:r>
      <w:r>
        <w:t xml:space="preserve">from the paragraph.</w:t>
      </w:r>
    </w:p>
    <w:p>
      <w:pPr>
        <w:pStyle w:val="BodyText"/>
      </w:pPr>
      <w:commentRangeStart w:id="0"/>
      <w:commentRangeEnd w:id="0"/>
      <w:r>
        <w:rPr>
          <w:rStyle w:val="CommentReference"/>
        </w:rPr>
        <w:commentReference w:id="0"/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Reviewer" w:date="2026-09-01T10:00:00Z">
    <w:p>
      <w:pPr>
        <w:pStyle w:val="CommentText"/>
      </w:pPr>
      <w:r>
        <w:rPr>
          <w:rStyle w:val="CommentReference"/>
        </w:rPr>
        <w:annotationRef/>
      </w:r>
      <w:r>
        <w:t xml:space="preserve">A commented sentence.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Tracked Changes Document</dc:title>
  <dc:creator/>
  <cp:keywords/>
  <dcterms:created xsi:type="dcterms:W3CDTF">2026-09-14T12:34:40Z</dcterms:created>
  <dcterms:modified xsi:type="dcterms:W3CDTF">2026-09-14T12:34:40Z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